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Name:</w:t>
        <w:tab/>
        <w:t>Value</w:t>
      </w:r>
    </w:p>
    <w:p>
      <w:pPr>
        <w:pStyle w:val="Normal"/>
        <w:bidi w:val="0"/>
        <w:rPr/>
      </w:pPr>
      <w:r>
        <w:rPr/>
        <w:t>First line</w:t>
        <w:br/>
        <w:t>Second line</w:t>
      </w:r>
    </w:p>
    <w:p>
      <w:pPr>
        <w:pStyle w:val="Normal"/>
        <w:bidi w:val="0"/>
        <w:rPr/>
      </w:pPr>
      <w:r>
        <w:rPr/>
        <w:t>Before the page break.</w:t>
      </w:r>
      <w:r>
        <w:br w:type="page"/>
      </w:r>
    </w:p>
    <w:p>
      <w:pPr>
        <w:pStyle w:val="Normal"/>
        <w:bidi w:val="0"/>
        <w:rPr/>
      </w:pPr>
      <w:r>
        <w:rPr/>
        <w:t>After the page break.</w:t>
      </w:r>
    </w:p>
    <w:p>
      <w:pPr>
        <w:pStyle w:val="Normal"/>
        <w:bidi w:val="0"/>
        <w:rPr/>
      </w:pPr>
      <w:r>
        <w:rPr/>
        <w:t>Use *stars*, _underscores_, `code`, [links] and &lt;tags&gt; \ here</w:t>
      </w:r>
    </w:p>
    <w:p>
      <w:pPr>
        <w:pStyle w:val="Normal"/>
        <w:bidi w:val="0"/>
        <w:rPr/>
      </w:pPr>
      <w:r>
        <w:rPr/>
        <w:t># not a heading</w:t>
      </w:r>
    </w:p>
    <w:p>
      <w:pPr>
        <w:pStyle w:val="Normal"/>
        <w:bidi w:val="0"/>
        <w:rPr/>
      </w:pPr>
      <w:r>
        <w:rPr/>
        <w:t>1. not a list</w:t>
      </w:r>
    </w:p>
    <w:p>
      <w:pPr>
        <w:pStyle w:val="Normal"/>
        <w:bidi w:val="0"/>
        <w:rPr/>
      </w:pPr>
      <w:r>
        <w:rPr/>
        <w:t>- not a bullet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 xml:space="preserve">   </w:t>
      </w:r>
    </w:p>
    <w:p>
      <w:pPr>
        <w:pStyle w:val="Normal"/>
        <w:bidi w:val="0"/>
        <w:rPr/>
      </w:pPr>
      <w:r>
        <w:rPr/>
        <w:t xml:space="preserve">Kept </w:t>
      </w:r>
      <w:ins w:id="0" w:author="Tester" w:date="2026-01-01T00:00:00Z">
        <w:r>
          <w:rPr/>
          <w:t xml:space="preserve">inserted </w:t>
        </w:r>
      </w:ins>
      <w:del w:id="1" w:author="Tester" w:date="2026-01-01T00:00:00Z">
        <w:r>
          <w:rPr/>
          <w:delText xml:space="preserve">deleted </w:delText>
        </w:r>
      </w:del>
      <w:r>
        <w:rPr/>
        <w:t>text</w:t>
      </w:r>
    </w:p>
    <w:p>
      <w:pPr>
        <w:pStyle w:val="Normal"/>
        <w:bidi w:val="0"/>
        <w:rPr/>
      </w:pPr>
      <w:bookmarkStart w:id="0" w:name="target"/>
      <w:bookmarkEnd w:id="0"/>
      <w:r>
        <w:rPr/>
        <w:t>Bookmarked target.</w:t>
      </w:r>
    </w:p>
    <w:p>
      <w:pPr>
        <w:pStyle w:val="Normal"/>
        <w:bidi w:val="0"/>
        <w:rPr/>
      </w:pPr>
      <w:r>
        <w:rPr/>
        <w:t xml:space="preserve">See </w:t>
      </w:r>
      <w:r>
        <w:rPr/>
        <w:fldChar w:fldCharType="begin"/>
      </w:r>
      <w:r>
        <w:rPr/>
        <w:instrText xml:space="preserve"> REF target \h </w:instrText>
      </w:r>
      <w:r>
        <w:rPr/>
        <w:fldChar w:fldCharType="separate"/>
      </w:r>
      <w:r>
        <w:rPr/>
        <w:t>Bookmarked target.</w:t>
      </w:r>
      <w:r>
        <w:rPr/>
        <w:fldChar w:fldCharType="end"/>
      </w:r>
    </w:p>
    <w:p>
      <w:pPr>
        <w:pStyle w:val="Normal"/>
        <w:bidi w:val="0"/>
        <w:rPr/>
      </w:pPr>
      <w:r>
        <w:rPr/>
        <w:t xml:space="preserve">Visit </w:t>
      </w:r>
      <w:hyperlink r:id="rId2">
        <w:r>
          <w:rPr>
            <w:rStyle w:val="Hyperlink"/>
          </w:rPr>
          <w:t xml:space="preserve">a </w:t>
        </w:r>
        <w:r>
          <w:rPr>
            <w:rStyle w:val="Hyperlink"/>
            <w:i/>
          </w:rPr>
          <w:t>link</w:t>
        </w:r>
      </w:hyperlink>
      <w:r>
        <w:rPr/>
        <w:t>.</w:t>
      </w:r>
    </w:p>
    <w:p>
      <w:pPr>
        <w:pStyle w:val="Normal"/>
        <w:bidi w:val="0"/>
        <w:rPr/>
      </w:pPr>
      <w:r>
        <w:rPr/>
        <w:t xml:space="preserve">Before box </w:t>
      </w:r>
      <w:r>
        <w:rPr/>
      </w:r>
      <w:r>
        <w:rPr/>
        <w:t>after box</w:t>
      </w:r>
      <w:r>
        <mc:AlternateContent>
          <mc:Choice Requires="wps">
            <w:drawing>
              <wp:inline distT="0" distB="0" distL="0" distR="0">
                <wp:extent cx="1080135" cy="360045"/>
                <wp:effectExtent l="0" t="0" r="0" b="0"/>
                <wp:docPr id="1" name="Box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35" cy="360045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TEXTBOX</w:t>
                            </w:r>
                          </w:p>
                        </w:txbxContent>
                      </wps:txbx>
                      <wps:bodyPr anchor="t" lIns="53975" tIns="53975" rIns="53975" bIns="5397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85.05pt;height:28.35pt;mso-wrap-distance-left:5.7pt;mso-wrap-distance-right:5.7pt;mso-wrap-distance-top:5.7pt;mso-wrap-distance-bottom:5.7pt;margin-top:-39.75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TEXTBOX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w:t>Footnote</w:t>
      </w:r>
      <w:r>
        <w:rPr>
          <w:rStyle w:val="FootnoteReference"/>
        </w:rPr>
        <w:footnoteReference w:id="2"/>
      </w:r>
      <w:r>
        <w:rPr/>
        <w:t xml:space="preserve"> marker.</w:t>
      </w:r>
    </w:p>
    <w:p>
      <w:pPr>
        <w:pStyle w:val="Normal"/>
        <w:bidi w:val="0"/>
        <w:rPr/>
      </w:pPr>
      <w:r>
        <w:rPr/>
        <w:t>non</w:t>
        <w:noBreakHyphen/>
        <w:t>breaking</w:t>
      </w:r>
    </w:p>
    <w:p>
      <w:pPr>
        <w:pStyle w:val="Normal"/>
        <w:bidi w:val="0"/>
        <w:rPr/>
      </w:pPr>
      <w:r>
        <w:rPr/>
        <w:t xml:space="preserve">    </w:t>
      </w:r>
      <w:r>
        <w:rPr/>
        <w:t>indented</w:t>
      </w:r>
    </w:p>
    <w:p>
      <w:pPr>
        <w:pStyle w:val="Normal"/>
        <w:bidi w:val="0"/>
        <w:rPr/>
      </w:pPr>
      <w:r>
        <w:rPr/>
        <w:t>===</w:t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FOOTNOTE TEXT</w:t>
      </w:r>
    </w:p>
  </w:footnote>
</w:footnotes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footnotePr>
    <w:numFmt w:val="decimal"/>
    <w:footnote w:id="0"/>
    <w:footnote w:id="1"/>
  </w:foot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FrameContents">
    <w:name w:val="Frame Contents"/>
    <w:basedOn w:val="Normal"/>
    <w:qFormat/>
    <w:pPr/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